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trike/>
        </w:rPr>
        <w:t>旧料金プラン（取り消し線）</w:t>
      </w:r>
    </w:p>
    <w:p>
      <w:r>
        <w:rPr>
          <w:dstrike/>
        </w:rPr>
        <w:t>旧仕様（二重取り消し線）</w:t>
      </w:r>
    </w:p>
    <w:p>
      <w:r>
        <w:rPr>
          <w:vanish/>
        </w:rPr>
        <w:t>内部メモ：非公開（隠し文字）</w:t>
      </w:r>
    </w:p>
    <w:p>
      <w:del w:id="1" w:author="sherpa-fixture-generator" w:date="2020-01-01T00:00:00Z">
        <w:r>
          <w:delText>旧契約条項（変更履歴で削除）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sherpa-fixture-generator</dc:creator>
  <cp:keywords/>
  <dc:description>generated by python-docx</dc:description>
  <cp:lastModifiedBy>sherpa-fixture-generator</cp:lastModifiedBy>
  <cp:revision>1</cp:revision>
  <dcterms:created xsi:type="dcterms:W3CDTF">2020-01-01T00:00:00Z</dcterms:created>
  <dcterms:modified xsi:type="dcterms:W3CDTF">2020-01-01T00:00:00Z</dcterms:modified>
  <cp:category/>
</cp:coreProperties>
</file>